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ECB05" w14:textId="77777777" w:rsidR="0043225A" w:rsidRDefault="00602B41">
      <w:pPr>
        <w:pStyle w:val="Tytu"/>
      </w:pPr>
      <w:r>
        <w:t>Zestaw testowy anonimizatora – Word DOCX</w:t>
      </w:r>
    </w:p>
    <w:p w14:paraId="76FF40E6" w14:textId="77777777" w:rsidR="0043225A" w:rsidRDefault="00602B41">
      <w:pPr>
        <w:jc w:val="center"/>
      </w:pPr>
      <w:r>
        <w:rPr>
          <w:b/>
          <w:sz w:val="22"/>
        </w:rPr>
        <w:t>Dane syntetyczne do testów Microsoft Presidio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3225A" w14:paraId="28EC1184" w14:textId="77777777">
        <w:trPr>
          <w:jc w:val="center"/>
        </w:trPr>
        <w:tc>
          <w:tcPr>
            <w:tcW w:w="10080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969BFB3" w14:textId="77777777" w:rsidR="0043225A" w:rsidRDefault="00602B41">
            <w:r>
              <w:rPr>
                <w:b/>
              </w:rPr>
              <w:t xml:space="preserve">WAŻNE: </w:t>
            </w:r>
            <w:r>
              <w:t>Wszystkie rekordy poniżej są syntetyczne. Numery zostały dobrane tak, aby przechodziły kontrole formatu / sum kontrolnych stosowane przez projekt. Nie wykonywano sprawdzenia ich nieistnienia w rejestrach zewnętrznych.</w:t>
            </w:r>
          </w:p>
        </w:tc>
      </w:tr>
    </w:tbl>
    <w:p w14:paraId="0368C67B" w14:textId="77777777" w:rsidR="0043225A" w:rsidRDefault="00602B41">
      <w:pPr>
        <w:pStyle w:val="Nagwek1"/>
      </w:pPr>
      <w:r>
        <w:t>1. Tekst ciągły – komplet danych osoby</w:t>
      </w:r>
    </w:p>
    <w:p w14:paraId="659301C5" w14:textId="77777777" w:rsidR="0043225A" w:rsidRDefault="00602B41">
      <w:r>
        <w:rPr>
          <w:b/>
        </w:rPr>
        <w:t xml:space="preserve">Osoba testowa: </w:t>
      </w:r>
      <w:r>
        <w:t xml:space="preserve">Filip </w:t>
      </w:r>
      <w:r>
        <w:rPr>
          <w:b/>
        </w:rPr>
        <w:t>Tar</w:t>
      </w:r>
      <w:r>
        <w:rPr>
          <w:i/>
        </w:rPr>
        <w:t>czy</w:t>
      </w:r>
      <w:r>
        <w:t xml:space="preserve">ński. </w:t>
      </w:r>
      <w:r>
        <w:rPr>
          <w:b/>
        </w:rPr>
        <w:t xml:space="preserve">PESEL: </w:t>
      </w:r>
      <w:r>
        <w:t>90051212394. Adres: ul. Testowa 15 m. 4, 81-304 Gdynia. Telefon: +48 502 998 112. E-mail: filip.tarczynski@example.com.</w:t>
      </w:r>
    </w:p>
    <w:p w14:paraId="53B7DF65" w14:textId="77777777" w:rsidR="0043225A" w:rsidRDefault="00602B41">
      <w:r>
        <w:rPr>
          <w:b/>
        </w:rPr>
        <w:t xml:space="preserve">Dokumenty i identyfikatory: </w:t>
      </w:r>
      <w:r>
        <w:t>dowód osobisty AXO 182312; paszport FA 1290455; tablica GA 5543M; rachunek PL 44 1140 2004 0000 3002 0110 4433; polisa POL-AC-2026-887123; szkoda SZK/26/03/00142.</w:t>
      </w:r>
    </w:p>
    <w:p w14:paraId="263574AC" w14:textId="77777777" w:rsidR="00F86D5E" w:rsidRDefault="00F86D5E"/>
    <w:p w14:paraId="3352DA4C" w14:textId="70B2815D" w:rsidR="00F86D5E" w:rsidRDefault="00F86D5E">
      <w:r>
        <w:t>Lorem ipsum ten hyc hyc</w:t>
      </w:r>
    </w:p>
    <w:p w14:paraId="5002170F" w14:textId="77777777" w:rsidR="0043225A" w:rsidRDefault="00602B41">
      <w:pPr>
        <w:pStyle w:val="Nagwek1"/>
      </w:pPr>
      <w:r>
        <w:t>2. Kontrahent – tabela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3225A" w14:paraId="5610AE77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B3B6D77" w14:textId="77777777" w:rsidR="0043225A" w:rsidRDefault="00602B41">
            <w:r>
              <w:rPr>
                <w:b/>
              </w:rPr>
              <w:t>Pole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1E37853" w14:textId="77777777" w:rsidR="0043225A" w:rsidRDefault="00602B41">
            <w:r>
              <w:rPr>
                <w:b/>
              </w:rPr>
              <w:t>Wartość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E8BD8FF" w14:textId="77777777" w:rsidR="0043225A" w:rsidRDefault="00602B41">
            <w:r>
              <w:rPr>
                <w:b/>
              </w:rPr>
              <w:t>Oczekiwany typ</w:t>
            </w:r>
          </w:p>
        </w:tc>
      </w:tr>
      <w:tr w:rsidR="0043225A" w14:paraId="6E1FF8C9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1E093" w14:textId="77777777" w:rsidR="0043225A" w:rsidRDefault="00602B41">
            <w:r>
              <w:t>Nazwa firmy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13CF9" w14:textId="77777777" w:rsidR="0043225A" w:rsidRDefault="00602B41">
            <w:r>
              <w:t>InnoTech Solutions Sp. z o.o.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CE092" w14:textId="77777777" w:rsidR="0043225A" w:rsidRDefault="00602B41">
            <w:r>
              <w:t>ORGANIZATION</w:t>
            </w:r>
          </w:p>
        </w:tc>
      </w:tr>
      <w:tr w:rsidR="0043225A" w14:paraId="7E626889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81641" w14:textId="77777777" w:rsidR="0043225A" w:rsidRDefault="00602B41">
            <w:r>
              <w:t>NIP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A905B" w14:textId="77777777" w:rsidR="0043225A" w:rsidRDefault="00602B41">
            <w:r>
              <w:t>521-34-55-980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0DD9B" w14:textId="77777777" w:rsidR="0043225A" w:rsidRDefault="00602B41">
            <w:r>
              <w:t>PL_NIP</w:t>
            </w:r>
          </w:p>
        </w:tc>
      </w:tr>
      <w:tr w:rsidR="0043225A" w14:paraId="75E95896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138D2" w14:textId="77777777" w:rsidR="0043225A" w:rsidRDefault="00602B41">
            <w:r>
              <w:t>REGON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D9D3D" w14:textId="77777777" w:rsidR="0043225A" w:rsidRDefault="00602B41">
            <w:r>
              <w:t>142536472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61BE8" w14:textId="77777777" w:rsidR="0043225A" w:rsidRDefault="00602B41">
            <w:r>
              <w:t>PL_REGON</w:t>
            </w:r>
          </w:p>
        </w:tc>
      </w:tr>
      <w:tr w:rsidR="0043225A" w14:paraId="52075AE7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8735F" w14:textId="77777777" w:rsidR="0043225A" w:rsidRDefault="00602B41">
            <w:r>
              <w:t>KRS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EC72C" w14:textId="77777777" w:rsidR="0043225A" w:rsidRDefault="00602B41">
            <w:r>
              <w:t>0000452319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BBDA5" w14:textId="77777777" w:rsidR="0043225A" w:rsidRDefault="00602B41">
            <w:r>
              <w:t>PL_KRS</w:t>
            </w:r>
          </w:p>
        </w:tc>
      </w:tr>
      <w:tr w:rsidR="0043225A" w14:paraId="27467830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72256" w14:textId="77777777" w:rsidR="0043225A" w:rsidRDefault="00602B41">
            <w:r>
              <w:t>Adres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D35F5" w14:textId="77777777" w:rsidR="0043225A" w:rsidRDefault="00602B41">
            <w:r>
              <w:t>ul. Marszałkowska 115 lok. 2, 00-102 Warszawa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B9D18" w14:textId="77777777" w:rsidR="0043225A" w:rsidRDefault="00602B41">
            <w:r>
              <w:t>ADDRESS</w:t>
            </w:r>
          </w:p>
        </w:tc>
      </w:tr>
      <w:tr w:rsidR="0043225A" w14:paraId="7C4BCADC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D9FE7" w14:textId="77777777" w:rsidR="0043225A" w:rsidRDefault="00602B41">
            <w:r>
              <w:t>E-mail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C5249" w14:textId="77777777" w:rsidR="0043225A" w:rsidRDefault="00602B41">
            <w:r>
              <w:t>biuro@innotech-sol.example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D8D8B" w14:textId="77777777" w:rsidR="0043225A" w:rsidRDefault="00602B41">
            <w:r>
              <w:t>EMAIL_ADDRESS</w:t>
            </w:r>
          </w:p>
        </w:tc>
      </w:tr>
      <w:tr w:rsidR="0043225A" w14:paraId="4FED0079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25110" w14:textId="77777777" w:rsidR="0043225A" w:rsidRDefault="00602B41">
            <w:r>
              <w:t>Telefon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C7F19" w14:textId="77777777" w:rsidR="0043225A" w:rsidRDefault="00602B41">
            <w:r>
              <w:t>22 889 44 55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4A2F9" w14:textId="77777777" w:rsidR="0043225A" w:rsidRDefault="00602B41">
            <w:r>
              <w:t>PHONE_NUMBER</w:t>
            </w:r>
          </w:p>
        </w:tc>
      </w:tr>
      <w:tr w:rsidR="0043225A" w14:paraId="3B047CED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80FE0" w14:textId="77777777" w:rsidR="0043225A" w:rsidRDefault="00602B41">
            <w:r>
              <w:t>Reprezentant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5F01F" w14:textId="77777777" w:rsidR="0043225A" w:rsidRDefault="00602B41">
            <w:r>
              <w:t>Anna Wiśniewska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9B6BF" w14:textId="77777777" w:rsidR="0043225A" w:rsidRDefault="00602B41">
            <w:r>
              <w:t>PERSON</w:t>
            </w:r>
          </w:p>
        </w:tc>
      </w:tr>
      <w:tr w:rsidR="0043225A" w14:paraId="05A4D089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96B23" w14:textId="77777777" w:rsidR="0043225A" w:rsidRDefault="00602B41">
            <w:r>
              <w:t>Nazwa działalności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FEBCA" w14:textId="77777777" w:rsidR="0043225A" w:rsidRDefault="00602B41">
            <w:r>
              <w:t>P.H.U. "Kowalski-Pol" Jan Kowalski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5888F" w14:textId="77777777" w:rsidR="0043225A" w:rsidRDefault="00602B41">
            <w:r>
              <w:t>ORGANIZATION (test trudny)</w:t>
            </w:r>
          </w:p>
        </w:tc>
      </w:tr>
      <w:tr w:rsidR="0043225A" w14:paraId="1D51BCDE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0D18B" w14:textId="77777777" w:rsidR="0043225A" w:rsidRDefault="00602B41">
            <w:r>
              <w:t>NIP 2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376B2" w14:textId="77777777" w:rsidR="0043225A" w:rsidRDefault="00602B41">
            <w:r>
              <w:t>6791234564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D6328" w14:textId="77777777" w:rsidR="0043225A" w:rsidRDefault="00602B41">
            <w:r>
              <w:t>PL_NIP</w:t>
            </w:r>
          </w:p>
        </w:tc>
      </w:tr>
      <w:tr w:rsidR="0043225A" w14:paraId="18BE0831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74120" w14:textId="77777777" w:rsidR="0043225A" w:rsidRDefault="00602B41">
            <w:r>
              <w:t>REGON 2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A5678" w14:textId="77777777" w:rsidR="0043225A" w:rsidRDefault="00602B41">
            <w:r>
              <w:t>356192831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41E60" w14:textId="77777777" w:rsidR="0043225A" w:rsidRDefault="00602B41">
            <w:r>
              <w:t>PL_REGON</w:t>
            </w:r>
          </w:p>
        </w:tc>
      </w:tr>
      <w:tr w:rsidR="0043225A" w14:paraId="037C767B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D05EF" w14:textId="77777777" w:rsidR="0043225A" w:rsidRDefault="00602B41">
            <w:r>
              <w:t>BDO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97C44" w14:textId="77777777" w:rsidR="0043225A" w:rsidRDefault="00602B41">
            <w:r>
              <w:t>000192883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0F964" w14:textId="77777777" w:rsidR="0043225A" w:rsidRDefault="00602B41">
            <w:r>
              <w:t>PL_BDO / test rozszerzenia</w:t>
            </w:r>
          </w:p>
        </w:tc>
      </w:tr>
      <w:tr w:rsidR="0043225A" w14:paraId="785E8D48" w14:textId="77777777">
        <w:trPr>
          <w:jc w:val="center"/>
        </w:trPr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9F79E" w14:textId="77777777" w:rsidR="0043225A" w:rsidRDefault="00602B41">
            <w:r>
              <w:t>Adres 2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D454F" w14:textId="77777777" w:rsidR="0043225A" w:rsidRDefault="00602B41">
            <w:r>
              <w:t>Al. Pokoju 81, 31-564 Kraków</w:t>
            </w:r>
          </w:p>
        </w:tc>
        <w:tc>
          <w:tcPr>
            <w:tcW w:w="3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58CA87" w14:textId="77777777" w:rsidR="0043225A" w:rsidRDefault="00602B41">
            <w:r>
              <w:t>ADDRESS</w:t>
            </w:r>
          </w:p>
        </w:tc>
      </w:tr>
    </w:tbl>
    <w:p w14:paraId="5E5F071A" w14:textId="77777777" w:rsidR="0043225A" w:rsidRDefault="00602B41">
      <w:r>
        <w:br w:type="page"/>
      </w:r>
    </w:p>
    <w:p w14:paraId="7EA06BB3" w14:textId="77777777" w:rsidR="0043225A" w:rsidRDefault="00602B41">
      <w:pPr>
        <w:pStyle w:val="Nagwek1"/>
      </w:pPr>
      <w:r>
        <w:lastRenderedPageBreak/>
        <w:t>3. Przypadki techniczne DOCX</w:t>
      </w:r>
    </w:p>
    <w:p w14:paraId="6B50AA82" w14:textId="77777777" w:rsidR="0043225A" w:rsidRDefault="00602B41">
      <w:pPr>
        <w:pStyle w:val="Nagwek2"/>
      </w:pPr>
      <w:r>
        <w:t>3.1. Dane podzielone między runy</w:t>
      </w:r>
    </w:p>
    <w:p w14:paraId="10AA406E" w14:textId="77777777" w:rsidR="0043225A" w:rsidRDefault="00602B41">
      <w:r>
        <w:t xml:space="preserve">Pracownik: Katarzyna </w:t>
      </w:r>
      <w:r>
        <w:rPr>
          <w:b/>
        </w:rPr>
        <w:t>Lewan</w:t>
      </w:r>
      <w:r>
        <w:t>dowska; PESEL 92110512344; adres ul. Wrocławska 10, 61-838 Poznań; telefon 730-880-990; e-mail k.lewandowska@example.com.</w:t>
      </w:r>
    </w:p>
    <w:p w14:paraId="6E767188" w14:textId="77777777" w:rsidR="0043225A" w:rsidRDefault="00602B41">
      <w:pPr>
        <w:pStyle w:val="Nagwek2"/>
      </w:pPr>
      <w:r>
        <w:t>3.2. Ukryty tekst</w:t>
      </w:r>
    </w:p>
    <w:p w14:paraId="50EE69BD" w14:textId="77777777" w:rsidR="0043225A" w:rsidRDefault="00602B41">
      <w:r>
        <w:t xml:space="preserve">Po tym zdaniu znajduje się run oznaczony jako ukryty: </w:t>
      </w:r>
      <w:r>
        <w:rPr>
          <w:vanish/>
        </w:rPr>
        <w:t>Ukryta osoba: Marek Zieliński, tel. +48 601 223 334</w:t>
      </w:r>
      <w:r>
        <w:t xml:space="preserve"> [koniec testu ukrytego tekstu]</w:t>
      </w:r>
    </w:p>
    <w:p w14:paraId="655B50E6" w14:textId="77777777" w:rsidR="0043225A" w:rsidRDefault="00602B41">
      <w:pPr>
        <w:pStyle w:val="Nagwek2"/>
      </w:pPr>
      <w:r>
        <w:t>3.3. Komentarz i autor komentarza</w:t>
      </w:r>
    </w:p>
    <w:p w14:paraId="7B3B6E34" w14:textId="77777777" w:rsidR="0043225A" w:rsidRDefault="00602B41">
      <w:r>
        <w:t xml:space="preserve">Zaznaczony fragment do komentarza: </w:t>
      </w:r>
      <w:commentRangeStart w:id="0"/>
      <w:r>
        <w:t>kontrola komentarza</w:t>
      </w:r>
      <w:commentRangeEnd w:id="0"/>
      <w:r>
        <w:rPr>
          <w:rStyle w:val="Odwoaniedokomentarza"/>
          <w:sz w:val="21"/>
          <w:szCs w:val="22"/>
        </w:rPr>
        <w:commentReference w:id="0"/>
      </w:r>
    </w:p>
    <w:p w14:paraId="3ABF518E" w14:textId="77777777" w:rsidR="0043225A" w:rsidRDefault="00602B41">
      <w:pPr>
        <w:pStyle w:val="Nagwek2"/>
      </w:pPr>
      <w:r>
        <w:t>3.4. Śledzenie zmian (w:delText / w:ins)</w:t>
      </w:r>
    </w:p>
    <w:p w14:paraId="58A87D1E" w14:textId="77777777" w:rsidR="0043225A" w:rsidRDefault="00602B41">
      <w:r>
        <w:t xml:space="preserve">Test rewizji: </w:t>
      </w:r>
      <w:del w:id="1" w:author="Tester" w:date="2026-08-10T09:00:00Z">
        <w:r>
          <w:delText>Michał Kaczmarek</w:delText>
        </w:r>
      </w:del>
      <w:ins w:id="2" w:author="Tester" w:date="2026-08-10T09:01:00Z">
        <w:r>
          <w:t>DANE_ZASTĘPCZE</w:t>
        </w:r>
      </w:ins>
    </w:p>
    <w:p w14:paraId="52D4BB25" w14:textId="77777777" w:rsidR="0043225A" w:rsidRDefault="00602B41">
      <w:pPr>
        <w:pStyle w:val="Nagwek2"/>
      </w:pPr>
      <w:r>
        <w:t>3.5. Powtórzenie tej samej wartości</w:t>
      </w:r>
    </w:p>
    <w:p w14:paraId="461C4CB6" w14:textId="77777777" w:rsidR="0043225A" w:rsidRDefault="00602B41">
      <w:r>
        <w:t>Ta sama osoba powtarza się w celu sprawdzenia spójności markera: Filip Tarczyński. Kontakt ponownie: filip.tarczynski@example.com oraz +48 502 998 112.</w:t>
      </w:r>
    </w:p>
    <w:p w14:paraId="46B7CCE4" w14:textId="77777777" w:rsidR="0043225A" w:rsidRDefault="00602B41">
      <w:pPr>
        <w:pStyle w:val="Nagwek1"/>
      </w:pPr>
      <w:r>
        <w:t>4. Lista kontrolna po anonimizacji</w:t>
      </w:r>
    </w:p>
    <w:p w14:paraId="143C1A73" w14:textId="77777777" w:rsidR="0043225A" w:rsidRDefault="00602B41">
      <w:pPr>
        <w:pStyle w:val="Listapunktowana"/>
      </w:pPr>
      <w:r>
        <w:t>Czy wartości w zwykłych akapitach zostały zastąpione?</w:t>
      </w:r>
    </w:p>
    <w:p w14:paraId="60CF7C86" w14:textId="77777777" w:rsidR="0043225A" w:rsidRDefault="00602B41">
      <w:pPr>
        <w:pStyle w:val="Listapunktowana"/>
      </w:pPr>
      <w:r>
        <w:t>Czy wartość podzielona na kilka runów została wykryta jako całość?</w:t>
      </w:r>
    </w:p>
    <w:p w14:paraId="12E91D37" w14:textId="77777777" w:rsidR="0043225A" w:rsidRDefault="00602B41">
      <w:pPr>
        <w:pStyle w:val="Listapunktowana"/>
      </w:pPr>
      <w:r>
        <w:t>Czy dane w tabeli zostały wykryte?</w:t>
      </w:r>
    </w:p>
    <w:p w14:paraId="1412761D" w14:textId="77777777" w:rsidR="0043225A" w:rsidRDefault="00602B41">
      <w:pPr>
        <w:pStyle w:val="Listapunktowana"/>
      </w:pPr>
      <w:r>
        <w:t>Czy nagłówek i stopka zostały przeanalizowane?</w:t>
      </w:r>
    </w:p>
    <w:p w14:paraId="2349F3AE" w14:textId="77777777" w:rsidR="0043225A" w:rsidRDefault="00602B41">
      <w:pPr>
        <w:pStyle w:val="Listapunktowana"/>
      </w:pPr>
      <w:r>
        <w:t>Czy komentarz i autor komentarza nie pozostawiają PII?</w:t>
      </w:r>
    </w:p>
    <w:p w14:paraId="67161614" w14:textId="77777777" w:rsidR="0043225A" w:rsidRDefault="00602B41">
      <w:pPr>
        <w:pStyle w:val="Listapunktowana"/>
      </w:pPr>
      <w:r>
        <w:t>Czy w:delText / śledzenie zmian nie pozwala odzyskać oryginalnych danych?</w:t>
      </w:r>
    </w:p>
    <w:p w14:paraId="5559DC20" w14:textId="77777777" w:rsidR="0043225A" w:rsidRDefault="00602B41">
      <w:pPr>
        <w:pStyle w:val="Listapunktowana"/>
      </w:pPr>
      <w:r>
        <w:t>Czy ukryty tekst został uwzględniony?</w:t>
      </w:r>
    </w:p>
    <w:p w14:paraId="735E8FD0" w14:textId="77777777" w:rsidR="0043225A" w:rsidRDefault="00602B41">
      <w:pPr>
        <w:pStyle w:val="Listapunktowana"/>
      </w:pPr>
      <w:r>
        <w:t>Czy dokument po zapisie nadal otwiera się poprawnie w Wordzie?</w:t>
      </w:r>
    </w:p>
    <w:sectPr w:rsidR="0043225A" w:rsidSect="00034616">
      <w:headerReference w:type="default" r:id="rId11"/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aweł Wójcik" w:date="2026-08-10T09:42:00Z" w:initials="PW">
    <w:p w14:paraId="506EA5CC" w14:textId="77777777" w:rsidR="0043225A" w:rsidRDefault="00602B41">
      <w:r>
        <w:annotationRef/>
      </w:r>
      <w:r>
        <w:t>Komentarz zawiera dane testowe: Marek Zieliński, k.lewandowska@example.com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6EA5C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6EA5CC" w16cid:durableId="506EA5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76336" w14:textId="77777777" w:rsidR="00F06779" w:rsidRDefault="00F06779">
      <w:pPr>
        <w:spacing w:after="0" w:line="240" w:lineRule="auto"/>
      </w:pPr>
      <w:r>
        <w:separator/>
      </w:r>
    </w:p>
  </w:endnote>
  <w:endnote w:type="continuationSeparator" w:id="0">
    <w:p w14:paraId="2E3A1A5C" w14:textId="77777777" w:rsidR="00F06779" w:rsidRDefault="00F06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E6467" w14:textId="77777777" w:rsidR="0043225A" w:rsidRDefault="00602B41">
    <w:pPr>
      <w:pStyle w:val="Stopka"/>
      <w:jc w:val="center"/>
    </w:pPr>
    <w:r>
      <w:rPr>
        <w:color w:val="646464"/>
        <w:sz w:val="16"/>
      </w:rPr>
      <w:t>Dane syntetyczne • biuro@innotech-sol.example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C5CC1" w14:textId="77777777" w:rsidR="00F06779" w:rsidRDefault="00F06779">
      <w:pPr>
        <w:spacing w:after="0" w:line="240" w:lineRule="auto"/>
      </w:pPr>
      <w:r>
        <w:separator/>
      </w:r>
    </w:p>
  </w:footnote>
  <w:footnote w:type="continuationSeparator" w:id="0">
    <w:p w14:paraId="5AD8E7DE" w14:textId="77777777" w:rsidR="00F06779" w:rsidRDefault="00F06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8F80C" w14:textId="77777777" w:rsidR="0043225A" w:rsidRDefault="00602B41">
    <w:pPr>
      <w:pStyle w:val="Nagwek"/>
      <w:jc w:val="right"/>
    </w:pPr>
    <w:r>
      <w:rPr>
        <w:color w:val="5A5A5A"/>
        <w:sz w:val="16"/>
      </w:rPr>
      <w:t>TEST DOCX • kontakt techniczny: Michał Kaczmarek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36463">
    <w:abstractNumId w:val="8"/>
  </w:num>
  <w:num w:numId="2" w16cid:durableId="1938366613">
    <w:abstractNumId w:val="6"/>
  </w:num>
  <w:num w:numId="3" w16cid:durableId="1686856423">
    <w:abstractNumId w:val="5"/>
  </w:num>
  <w:num w:numId="4" w16cid:durableId="533277404">
    <w:abstractNumId w:val="4"/>
  </w:num>
  <w:num w:numId="5" w16cid:durableId="478159606">
    <w:abstractNumId w:val="7"/>
  </w:num>
  <w:num w:numId="6" w16cid:durableId="273293961">
    <w:abstractNumId w:val="3"/>
  </w:num>
  <w:num w:numId="7" w16cid:durableId="990056865">
    <w:abstractNumId w:val="2"/>
  </w:num>
  <w:num w:numId="8" w16cid:durableId="2052412412">
    <w:abstractNumId w:val="1"/>
  </w:num>
  <w:num w:numId="9" w16cid:durableId="163992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C70"/>
    <w:rsid w:val="0015074B"/>
    <w:rsid w:val="00287418"/>
    <w:rsid w:val="0029639D"/>
    <w:rsid w:val="00326F90"/>
    <w:rsid w:val="0043225A"/>
    <w:rsid w:val="00602B41"/>
    <w:rsid w:val="00AA1D8D"/>
    <w:rsid w:val="00B47730"/>
    <w:rsid w:val="00CB0664"/>
    <w:rsid w:val="00D30738"/>
    <w:rsid w:val="00DA6063"/>
    <w:rsid w:val="00EE009B"/>
    <w:rsid w:val="00F06779"/>
    <w:rsid w:val="00F86D5E"/>
    <w:rsid w:val="00FA60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D1CBCBC-F277-486C-BC3D-17E7670C2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ptos" w:hAnsi="Aptos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kstkomentarza">
    <w:name w:val="annotation text"/>
    <w:basedOn w:val="Normalny"/>
    <w:link w:val="TekstkomentarzaZnak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Pr>
      <w:rFonts w:ascii="Aptos" w:hAnsi="Aptos"/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2156</Characters>
  <Application>Microsoft Office Word</Application>
  <DocSecurity>0</DocSecurity>
  <Lines>17</Lines>
  <Paragraphs>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Lorem ipsum</vt:lpstr>
      <vt:lpstr/>
    </vt:vector>
  </TitlesOfParts>
  <Manager>Lorem ipsum</Manager>
  <Company>Lorem ipsum</Company>
  <LinksUpToDate>false</LinksUpToDate>
  <CharactersWithSpaces>2510</CharactersWithSpaces>
  <SharedDoc>false</SharedDoc>
  <HyperlinkBase>Lorem ipsum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Lorem ipsum</dc:title>
  <dc:subject>Lorem ipsum</dc:subject>
  <dc:creator>Szymon Paw</dc:creator>
  <cp:keywords>Lorem ipsum</cp:keywords>
  <dc:description>Lorem ipsum</dc:description>
  <cp:lastModifiedBy>Szymon Paw</cp:lastModifiedBy>
  <cp:revision>4</cp:revision>
  <dcterms:created xsi:type="dcterms:W3CDTF">2013-12-23T23:15:00Z</dcterms:created>
  <dcterms:modified xsi:type="dcterms:W3CDTF">2026-08-17T13:15:00Z</dcterms:modified>
  <cp:category>Lorem ipsum</cp:category>
</cp:coreProperties>
</file>